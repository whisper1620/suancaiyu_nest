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6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《</w:t>
            </w:r>
            <w:r>
              <w:rPr>
                <w:rFonts w:hint="eastAsia"/>
                <w:vertAlign w:val="baseline"/>
              </w:rPr>
              <w:t>在线学习新变革</w:t>
            </w:r>
            <w:r>
              <w:rPr>
                <w:rFonts w:hint="eastAsia"/>
                <w:vertAlign w:val="baseline"/>
                <w:lang w:eastAsia="zh-CN"/>
              </w:rPr>
              <w:t>》</w:t>
            </w:r>
            <w:r>
              <w:rPr>
                <w:rFonts w:hint="eastAsia"/>
                <w:vertAlign w:val="baseline"/>
              </w:rPr>
              <w:t>教案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一、基本信息</w:t>
            </w: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1.课程名称：在线学习新变革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2.授课对象：</w:t>
            </w:r>
            <w:r>
              <w:rPr>
                <w:rFonts w:hint="eastAsia"/>
                <w:vertAlign w:val="baseline"/>
                <w:lang w:val="en-US" w:eastAsia="zh-CN"/>
              </w:rPr>
              <w:t>七年级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3.授课时长：</w:t>
            </w:r>
            <w:r>
              <w:rPr>
                <w:rFonts w:hint="eastAsia"/>
                <w:vertAlign w:val="baseline"/>
                <w:lang w:val="en-US" w:eastAsia="zh-CN"/>
              </w:rPr>
              <w:t>45</w:t>
            </w:r>
            <w:r>
              <w:rPr>
                <w:rFonts w:hint="eastAsia"/>
                <w:vertAlign w:val="baseline"/>
              </w:rPr>
              <w:t>分钟</w:t>
            </w:r>
          </w:p>
          <w:p>
            <w:pPr>
              <w:rPr>
                <w:ins w:id="0" w:author="今天恰酸菜鱼了吗" w:date="2025-12-28T23:06:29Z"/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.授课时间：2025年12月</w:t>
            </w:r>
          </w:p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ins w:id="1" w:author="今天恰酸菜鱼了吗" w:date="2025-12-28T23:06:31Z">
              <w:r>
                <w:rPr>
                  <w:rFonts w:hint="eastAsia"/>
                  <w:vertAlign w:val="baseline"/>
                  <w:lang w:val="en-US" w:eastAsia="zh-CN"/>
                </w:rPr>
                <w:t>5.</w:t>
              </w:r>
            </w:ins>
            <w:ins w:id="2" w:author="今天恰酸菜鱼了吗" w:date="2025-12-28T23:06:37Z">
              <w:r>
                <w:rPr>
                  <w:rFonts w:hint="eastAsia"/>
                  <w:vertAlign w:val="baseline"/>
                  <w:lang w:val="en-US" w:eastAsia="zh-CN"/>
                </w:rPr>
                <w:t>教材</w:t>
              </w:r>
            </w:ins>
            <w:ins w:id="3" w:author="今天恰酸菜鱼了吗" w:date="2025-12-28T23:06:39Z">
              <w:r>
                <w:rPr>
                  <w:rFonts w:hint="eastAsia"/>
                  <w:vertAlign w:val="baseline"/>
                  <w:lang w:val="en-US" w:eastAsia="zh-CN"/>
                </w:rPr>
                <w:t>：</w:t>
              </w:r>
            </w:ins>
            <w:ins w:id="4" w:author="今天恰酸菜鱼了吗" w:date="2025-12-28T23:06:42Z">
              <w:r>
                <w:rPr>
                  <w:rFonts w:hint="eastAsia"/>
                  <w:vertAlign w:val="baseline"/>
                  <w:lang w:val="en-US" w:eastAsia="zh-CN"/>
                </w:rPr>
                <w:t>人教版七年级下册《信息科技》第五单元第22课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二、学习者分析</w:t>
            </w:r>
          </w:p>
        </w:tc>
        <w:tc>
          <w:tcPr>
            <w:tcW w:w="6818" w:type="dxa"/>
          </w:tcPr>
          <w:p>
            <w:pPr>
              <w:rPr>
                <w:del w:id="5" w:author="今天恰酸菜鱼了吗" w:date="2025-12-28T23:08:16Z"/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1.认知特点：七年级学生对“在线学习”有直观体验（如疫情网课、在线作业），但对“资源价值”“自律方法”</w:t>
            </w:r>
            <w:ins w:id="6" w:author="今天恰酸菜鱼了吗" w:date="2025-12-28T23:07:20Z">
              <w:r>
                <w:rPr>
                  <w:rFonts w:hint="eastAsia"/>
                  <w:vertAlign w:val="baseline"/>
                  <w:lang w:val="en-US" w:eastAsia="zh-CN"/>
                </w:rPr>
                <w:t>“</w:t>
              </w:r>
            </w:ins>
            <w:ins w:id="7" w:author="今天恰酸菜鱼了吗" w:date="2025-12-28T23:07:28Z">
              <w:r>
                <w:rPr>
                  <w:rFonts w:hint="eastAsia"/>
                  <w:vertAlign w:val="baseline"/>
                  <w:lang w:val="en-US" w:eastAsia="zh-CN"/>
                </w:rPr>
                <w:t>AI工具</w:t>
              </w:r>
            </w:ins>
            <w:ins w:id="8" w:author="今天恰酸菜鱼了吗" w:date="2025-12-28T23:07:31Z">
              <w:r>
                <w:rPr>
                  <w:rFonts w:hint="eastAsia"/>
                  <w:vertAlign w:val="baseline"/>
                  <w:lang w:val="en-US" w:eastAsia="zh-CN"/>
                </w:rPr>
                <w:t>应用</w:t>
              </w:r>
            </w:ins>
            <w:ins w:id="9" w:author="今天恰酸菜鱼了吗" w:date="2025-12-28T23:07:20Z">
              <w:r>
                <w:rPr>
                  <w:rFonts w:hint="eastAsia"/>
                  <w:vertAlign w:val="baseline"/>
                  <w:lang w:val="en-US" w:eastAsia="zh-CN"/>
                </w:rPr>
                <w:t>”</w:t>
              </w:r>
            </w:ins>
            <w:r>
              <w:rPr>
                <w:rFonts w:hint="eastAsia"/>
                <w:vertAlign w:val="baseline"/>
                <w:lang w:val="en-US" w:eastAsia="zh-CN"/>
              </w:rPr>
              <w:t>缺乏系统认知，</w:t>
            </w:r>
            <w:ins w:id="10" w:author="今天恰酸菜鱼了吗" w:date="2025-12-28T23:08:16Z">
              <w:r>
                <w:rPr>
                  <w:rFonts w:hint="eastAsia"/>
                  <w:vertAlign w:val="baseline"/>
                  <w:lang w:val="en-US" w:eastAsia="zh-CN"/>
                </w:rPr>
                <w:t>更易接受具象案例与实操任务，对抽象理论理解难度较高。</w:t>
              </w:r>
            </w:ins>
            <w:del w:id="11" w:author="今天恰酸菜鱼了吗" w:date="2025-12-28T23:08:16Z">
              <w:r>
                <w:rPr>
                  <w:rFonts w:hint="eastAsia"/>
                  <w:vertAlign w:val="baseline"/>
                  <w:lang w:val="en-US" w:eastAsia="zh-CN"/>
                </w:rPr>
                <w:delText>喜欢简洁、有趣的内容。</w:delText>
              </w:r>
            </w:del>
          </w:p>
          <w:p>
            <w:pPr>
              <w:rPr>
                <w:ins w:id="12" w:author="今天恰酸菜鱼了吗" w:date="2025-12-28T23:08:27Z"/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2.注意力特点：45分钟课时需每8-10分钟设置互动或实操节点，可通过视频、平台操作、小组竞赛等形式维持注意力，避免长时间听讲走神。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3.学习需求：需要“能直接用”的方法（如“怎么找预习资源”“怎么不分心”），而非抽象理论，，好奇AI工具在学习中的使用，对数据（如“11万条资源”）的记忆需结合具体场景。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</w:t>
            </w:r>
            <w:r>
              <w:rPr>
                <w:rFonts w:hint="eastAsia"/>
                <w:vertAlign w:val="baseline"/>
              </w:rPr>
              <w:t>、教学</w:t>
            </w:r>
            <w:r>
              <w:rPr>
                <w:rFonts w:hint="eastAsia"/>
                <w:vertAlign w:val="baseline"/>
                <w:lang w:val="en-US" w:eastAsia="zh-CN"/>
              </w:rPr>
              <w:t>目标</w:t>
            </w: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（一）知识目标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1.阐述在线学习三大突破及实例；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2.列举在线学习5类典型问题；</w:t>
            </w:r>
            <w:bookmarkStart w:id="0" w:name="_GoBack"/>
            <w:bookmarkEnd w:id="0"/>
          </w:p>
          <w:p>
            <w:pPr>
              <w:rPr>
                <w:ins w:id="13" w:author="今天恰酸菜鱼了吗" w:date="2025-12-28T23:14:16Z"/>
                <w:rFonts w:hint="eastAsia"/>
                <w:vertAlign w:val="baseline"/>
                <w:lang w:val="en-US" w:eastAsia="zh-CN"/>
              </w:rPr>
            </w:pPr>
            <w:ins w:id="14" w:author="今天恰酸菜鱼了吗" w:date="2025-12-28T23:12:05Z">
              <w:r>
                <w:rPr>
                  <w:rFonts w:hint="eastAsia"/>
                  <w:vertAlign w:val="baseline"/>
                  <w:lang w:val="en-US" w:eastAsia="zh-CN"/>
                </w:rPr>
                <w:t>3.掌握4类问题解决方法；</w:t>
              </w:r>
            </w:ins>
          </w:p>
          <w:p>
            <w:pPr>
              <w:rPr>
                <w:ins w:id="15" w:author="今天恰酸菜鱼了吗" w:date="2025-12-28T23:17:31Z"/>
                <w:rFonts w:hint="eastAsia"/>
                <w:vertAlign w:val="baseline"/>
                <w:lang w:val="en-US" w:eastAsia="zh-CN"/>
              </w:rPr>
            </w:pPr>
            <w:ins w:id="16" w:author="今天恰酸菜鱼了吗" w:date="2025-12-28T23:12:05Z">
              <w:r>
                <w:rPr>
                  <w:rFonts w:hint="eastAsia"/>
                  <w:vertAlign w:val="baseline"/>
                  <w:lang w:val="en-US" w:eastAsia="zh-CN"/>
                </w:rPr>
                <w:t>4.熟练操作国家中小学智慧教育</w:t>
              </w:r>
            </w:ins>
            <w:r>
              <w:commentReference w:id="0"/>
            </w:r>
            <w:ins w:id="17" w:author="今天恰酸菜鱼了吗" w:date="2025-12-28T23:12:05Z">
              <w:r>
                <w:rPr>
                  <w:rFonts w:hint="eastAsia"/>
                  <w:vertAlign w:val="baseline"/>
                  <w:lang w:val="en-US" w:eastAsia="zh-CN"/>
                </w:rPr>
                <w:t>平台检索资源</w:t>
              </w:r>
            </w:ins>
          </w:p>
          <w:p>
            <w:pPr>
              <w:rPr>
                <w:del w:id="18" w:author="今天恰酸菜鱼了吗" w:date="2025-12-28T23:12:05Z"/>
                <w:rFonts w:hint="eastAsia"/>
                <w:vertAlign w:val="baseline"/>
                <w:lang w:val="en-US" w:eastAsia="zh-CN"/>
              </w:rPr>
            </w:pPr>
            <w:del w:id="19" w:author="今天恰酸菜鱼了吗" w:date="2025-12-28T23:12:05Z">
              <w:r>
                <w:rPr>
                  <w:rFonts w:hint="eastAsia"/>
                  <w:vertAlign w:val="baseline"/>
                  <w:lang w:val="en-US" w:eastAsia="zh-CN"/>
                </w:rPr>
                <w:delText>1.知道在线学习带来的变革；</w:delText>
              </w:r>
            </w:del>
          </w:p>
          <w:p>
            <w:pPr>
              <w:rPr>
                <w:del w:id="20" w:author="今天恰酸菜鱼了吗" w:date="2025-12-28T23:12:05Z"/>
                <w:rFonts w:hint="eastAsia"/>
                <w:vertAlign w:val="baseline"/>
                <w:lang w:val="en-US" w:eastAsia="zh-CN"/>
              </w:rPr>
            </w:pPr>
            <w:del w:id="21" w:author="今天恰酸菜鱼了吗" w:date="2025-12-28T23:12:05Z">
              <w:r>
                <w:rPr>
                  <w:rFonts w:hint="eastAsia"/>
                  <w:vertAlign w:val="baseline"/>
                  <w:lang w:val="en-US" w:eastAsia="zh-CN"/>
                </w:rPr>
                <w:delText>2.知道在线学习存在的问题；</w:delText>
              </w:r>
            </w:del>
          </w:p>
          <w:p>
            <w:pPr>
              <w:rPr>
                <w:del w:id="22" w:author="今天恰酸菜鱼了吗" w:date="2025-12-28T23:12:05Z"/>
                <w:rFonts w:hint="eastAsia"/>
                <w:vertAlign w:val="baseline"/>
                <w:lang w:val="en-US" w:eastAsia="zh-CN"/>
              </w:rPr>
            </w:pPr>
            <w:del w:id="23" w:author="今天恰酸菜鱼了吗" w:date="2025-12-28T23:12:05Z">
              <w:r>
                <w:rPr>
                  <w:rFonts w:hint="eastAsia"/>
                  <w:vertAlign w:val="baseline"/>
                  <w:lang w:val="en-US" w:eastAsia="zh-CN"/>
                </w:rPr>
                <w:delText>3.知道应对问题的方法；</w:delText>
              </w:r>
            </w:del>
          </w:p>
          <w:p>
            <w:pPr>
              <w:rPr>
                <w:del w:id="24" w:author="今天恰酸菜鱼了吗" w:date="2025-12-28T23:12:05Z"/>
                <w:rFonts w:hint="eastAsia"/>
                <w:vertAlign w:val="baseline"/>
                <w:lang w:val="en-US" w:eastAsia="zh-CN"/>
              </w:rPr>
            </w:pPr>
            <w:del w:id="25" w:author="今天恰酸菜鱼了吗" w:date="2025-12-28T23:12:05Z">
              <w:r>
                <w:rPr>
                  <w:rFonts w:hint="eastAsia"/>
                  <w:vertAlign w:val="baseline"/>
                  <w:lang w:val="en-US" w:eastAsia="zh-CN"/>
                </w:rPr>
                <w:delText xml:space="preserve">4.了解在线学习平台 </w:delText>
              </w:r>
            </w:del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（二）能力目标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1.能结合自身经历，说明在线学习的优势、问题及应对方法。</w:t>
            </w:r>
          </w:p>
          <w:p>
            <w:pPr>
              <w:rPr>
                <w:ins w:id="26" w:author="今天恰酸菜鱼了吗" w:date="2025-12-28T23:19:21Z"/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2.能够利用国家中小学智慧教育平台根据自己的学习兴趣检索学习。</w:t>
            </w:r>
          </w:p>
          <w:p>
            <w:pPr>
              <w:rPr>
                <w:ins w:id="27" w:author="今天恰酸菜鱼了吗" w:date="2025-12-28T23:19:48Z"/>
                <w:rFonts w:hint="eastAsia"/>
                <w:vertAlign w:val="baseline"/>
                <w:lang w:val="en-US" w:eastAsia="zh-CN"/>
              </w:rPr>
            </w:pPr>
            <w:ins w:id="28" w:author="今天恰酸菜鱼了吗" w:date="2025-12-28T23:19:24Z">
              <w:r>
                <w:rPr>
                  <w:rFonts w:hint="eastAsia"/>
                  <w:vertAlign w:val="baseline"/>
                  <w:lang w:val="en-US" w:eastAsia="zh-CN"/>
                </w:rPr>
                <w:t>3</w:t>
              </w:r>
            </w:ins>
            <w:ins w:id="29" w:author="今天恰酸菜鱼了吗" w:date="2025-12-28T23:19:25Z">
              <w:r>
                <w:rPr>
                  <w:rFonts w:hint="eastAsia"/>
                  <w:vertAlign w:val="baseline"/>
                  <w:lang w:val="en-US" w:eastAsia="zh-CN"/>
                </w:rPr>
                <w:t>.</w:t>
              </w:r>
            </w:ins>
            <w:ins w:id="30" w:author="今天恰酸菜鱼了吗" w:date="2025-12-28T23:21:10Z">
              <w:r>
                <w:rPr>
                  <w:rFonts w:hint="eastAsia"/>
                  <w:vertAlign w:val="baseline"/>
                  <w:lang w:val="en-US" w:eastAsia="zh-CN"/>
                </w:rPr>
                <w:t>能够</w:t>
              </w:r>
            </w:ins>
            <w:ins w:id="31" w:author="今天恰酸菜鱼了吗" w:date="2025-12-28T23:21:11Z">
              <w:r>
                <w:rPr>
                  <w:rFonts w:hint="eastAsia"/>
                  <w:vertAlign w:val="baseline"/>
                  <w:lang w:val="en-US" w:eastAsia="zh-CN"/>
                </w:rPr>
                <w:t>与</w:t>
              </w:r>
            </w:ins>
            <w:ins w:id="32" w:author="今天恰酸菜鱼了吗" w:date="2025-12-28T23:19:43Z">
              <w:r>
                <w:rPr>
                  <w:rFonts w:hint="eastAsia"/>
                  <w:vertAlign w:val="baseline"/>
                  <w:lang w:val="en-US" w:eastAsia="zh-CN"/>
                </w:rPr>
                <w:t>小组合作设计在线学习方案</w:t>
              </w:r>
            </w:ins>
            <w:ins w:id="33" w:author="今天恰酸菜鱼了吗" w:date="2025-12-28T23:19:48Z">
              <w:r>
                <w:rPr>
                  <w:rFonts w:hint="eastAsia"/>
                  <w:vertAlign w:val="baseline"/>
                  <w:lang w:val="en-US" w:eastAsia="zh-CN"/>
                </w:rPr>
                <w:t>。</w:t>
              </w:r>
            </w:ins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ins w:id="34" w:author="今天恰酸菜鱼了吗" w:date="2025-12-28T23:19:53Z">
              <w:r>
                <w:rPr>
                  <w:rFonts w:hint="eastAsia"/>
                  <w:vertAlign w:val="baseline"/>
                  <w:lang w:val="en-US" w:eastAsia="zh-CN"/>
                </w:rPr>
                <w:t>4</w:t>
              </w:r>
            </w:ins>
            <w:ins w:id="35" w:author="今天恰酸菜鱼了吗" w:date="2025-12-28T23:20:59Z">
              <w:r>
                <w:rPr>
                  <w:rFonts w:hint="eastAsia"/>
                  <w:vertAlign w:val="baseline"/>
                  <w:lang w:val="en-US" w:eastAsia="zh-CN"/>
                </w:rPr>
                <w:t>.</w:t>
              </w:r>
            </w:ins>
            <w:ins w:id="36" w:author="今天恰酸菜鱼了吗" w:date="2025-12-28T23:20:36Z">
              <w:r>
                <w:rPr>
                  <w:rFonts w:hint="eastAsia"/>
                  <w:vertAlign w:val="baseline"/>
                  <w:lang w:val="en-US" w:eastAsia="zh-CN"/>
                </w:rPr>
                <w:t>能够</w:t>
              </w:r>
            </w:ins>
            <w:ins w:id="37" w:author="今天恰酸菜鱼了吗" w:date="2025-12-28T23:20:13Z">
              <w:r>
                <w:rPr>
                  <w:rFonts w:hint="eastAsia"/>
                  <w:vertAlign w:val="baseline"/>
                  <w:lang w:val="en-US" w:eastAsia="zh-CN"/>
                </w:rPr>
                <w:t>对</w:t>
              </w:r>
            </w:ins>
            <w:ins w:id="38" w:author="今天恰酸菜鱼了吗" w:date="2025-12-28T23:20:04Z">
              <w:r>
                <w:rPr>
                  <w:rFonts w:hint="eastAsia"/>
                  <w:vertAlign w:val="baseline"/>
                  <w:lang w:val="en-US" w:eastAsia="zh-CN"/>
                </w:rPr>
                <w:t>AI</w:t>
              </w:r>
            </w:ins>
            <w:ins w:id="39" w:author="今天恰酸菜鱼了吗" w:date="2025-12-28T23:20:20Z">
              <w:r>
                <w:rPr>
                  <w:rFonts w:hint="eastAsia"/>
                  <w:vertAlign w:val="baseline"/>
                  <w:lang w:val="en-US" w:eastAsia="zh-CN"/>
                </w:rPr>
                <w:t>的</w:t>
              </w:r>
            </w:ins>
            <w:ins w:id="40" w:author="今天恰酸菜鱼了吗" w:date="2025-12-28T23:20:04Z">
              <w:r>
                <w:rPr>
                  <w:rFonts w:hint="eastAsia"/>
                  <w:vertAlign w:val="baseline"/>
                  <w:lang w:val="en-US" w:eastAsia="zh-CN"/>
                </w:rPr>
                <w:t>回答准确性</w:t>
              </w:r>
            </w:ins>
            <w:ins w:id="41" w:author="今天恰酸菜鱼了吗" w:date="2025-12-28T23:20:43Z">
              <w:r>
                <w:rPr>
                  <w:rFonts w:hint="eastAsia"/>
                  <w:vertAlign w:val="baseline"/>
                  <w:lang w:val="en-US" w:eastAsia="zh-CN"/>
                </w:rPr>
                <w:t>进行</w:t>
              </w:r>
            </w:ins>
            <w:ins w:id="42" w:author="今天恰酸菜鱼了吗" w:date="2025-12-28T23:20:46Z">
              <w:r>
                <w:rPr>
                  <w:rFonts w:hint="eastAsia"/>
                  <w:vertAlign w:val="baseline"/>
                  <w:lang w:val="en-US" w:eastAsia="zh-CN"/>
                </w:rPr>
                <w:t>判断</w:t>
              </w:r>
            </w:ins>
            <w:ins w:id="43" w:author="今天恰酸菜鱼了吗" w:date="2025-12-28T23:20:04Z">
              <w:r>
                <w:rPr>
                  <w:rFonts w:hint="eastAsia"/>
                  <w:vertAlign w:val="baseline"/>
                  <w:lang w:val="en-US" w:eastAsia="zh-CN"/>
                </w:rPr>
                <w:t>并辅助解决学科疑问</w:t>
              </w:r>
            </w:ins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（三）情感目标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1.学生树立“自律当家”的在线学习观念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 激发用在线工具提升效率的兴趣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commentRangeStart w:id="1"/>
            <w:r>
              <w:rPr>
                <w:rFonts w:hint="eastAsia"/>
                <w:vertAlign w:val="baseline"/>
                <w:lang w:val="en-US" w:eastAsia="zh-CN"/>
              </w:rPr>
              <w:t>3. 培养“批判性使用资源”意识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</w:t>
            </w:r>
            <w:ins w:id="44" w:author="今天恰酸菜鱼了吗" w:date="2025-12-28T23:17:50Z">
              <w:r>
                <w:rPr>
                  <w:rFonts w:hint="eastAsia"/>
                  <w:vertAlign w:val="baseline"/>
                  <w:lang w:val="en-US" w:eastAsia="zh-CN"/>
                </w:rPr>
                <w:t>积极参与平台实操与AI工具体验环节</w:t>
              </w:r>
              <w:commentRangeEnd w:id="1"/>
            </w:ins>
            <w: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四、教学方法</w:t>
            </w: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1.讲授法：用口语化语言传递核心知识，避免复杂理论，搭配PPT关键词（如“随时学”“11万资源”）强化记忆。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2.案例分析法：用5个贴近七年级生活的案例，快速拆解问题，降低理解难度。</w:t>
            </w:r>
          </w:p>
          <w:p>
            <w:pPr>
              <w:rPr>
                <w:ins w:id="45" w:author="今天恰酸菜鱼了吗" w:date="2025-12-28T23:22:23Z"/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3.小组讨论法：引导学生以小组形式讨论问题的解决办法，发散学生思维。</w:t>
            </w:r>
          </w:p>
          <w:p>
            <w:pPr>
              <w:rPr>
                <w:ins w:id="46" w:author="今天恰酸菜鱼了吗" w:date="2025-12-28T23:22:24Z"/>
                <w:rFonts w:hint="default"/>
                <w:vertAlign w:val="baseline"/>
                <w:lang w:val="en-US" w:eastAsia="zh-CN"/>
              </w:rPr>
            </w:pPr>
            <w:ins w:id="47" w:author="今天恰酸菜鱼了吗" w:date="2025-12-28T23:22:24Z">
              <w:r>
                <w:rPr>
                  <w:rFonts w:hint="default"/>
                  <w:vertAlign w:val="baseline"/>
                  <w:lang w:val="en-US" w:eastAsia="zh-CN"/>
                </w:rPr>
                <w:t>4.实操体验法：安排10分钟实操（平台资源检索、AI工具使用），将理论转化为技能。</w:t>
              </w:r>
            </w:ins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ins w:id="48" w:author="今天恰酸菜鱼了吗" w:date="2025-12-28T23:22:24Z">
              <w:r>
                <w:rPr>
                  <w:rFonts w:hint="default"/>
                  <w:vertAlign w:val="baseline"/>
                  <w:lang w:val="en-US" w:eastAsia="zh-CN"/>
                </w:rPr>
                <w:t>5.问答互动法：采用“随机抽签+主动举手”提问，对回答</w:t>
              </w:r>
            </w:ins>
            <w:ins w:id="49" w:author="今天恰酸菜鱼了吗" w:date="2025-12-28T23:22:54Z">
              <w:r>
                <w:rPr>
                  <w:rFonts w:hint="eastAsia"/>
                  <w:vertAlign w:val="baseline"/>
                  <w:lang w:val="en-US" w:eastAsia="zh-CN"/>
                </w:rPr>
                <w:t>的</w:t>
              </w:r>
            </w:ins>
            <w:ins w:id="50" w:author="今天恰酸菜鱼了吗" w:date="2025-12-28T23:22:50Z">
              <w:r>
                <w:rPr>
                  <w:rFonts w:hint="eastAsia"/>
                  <w:vertAlign w:val="baseline"/>
                  <w:lang w:val="en-US" w:eastAsia="zh-CN"/>
                </w:rPr>
                <w:t>学生</w:t>
              </w:r>
            </w:ins>
            <w:ins w:id="51" w:author="今天恰酸菜鱼了吗" w:date="2025-12-28T23:22:24Z">
              <w:r>
                <w:rPr>
                  <w:rFonts w:hint="default"/>
                  <w:vertAlign w:val="baseline"/>
                  <w:lang w:val="en-US" w:eastAsia="zh-CN"/>
                </w:rPr>
                <w:t>给予“课堂积分”奖励。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五、教学内容</w:t>
            </w: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（一）教学重点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在线学习的三大突破及具体体现；国家中小学智慧教育平台的资源与使用价值；在线学习挑战与解决对策的对应关系；</w:t>
            </w:r>
            <w:ins w:id="52" w:author="今天恰酸菜鱼了吗" w:date="2025-12-28T23:24:44Z">
              <w:r>
                <w:rPr>
                  <w:rFonts w:hint="eastAsia"/>
                  <w:vertAlign w:val="baseline"/>
                  <w:lang w:val="en-US" w:eastAsia="zh-CN"/>
                </w:rPr>
                <w:t>AI工具使用边界</w:t>
              </w:r>
            </w:ins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（二）教学难点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引导学生将在线学习突破转化为实际学习能力；帮助学生理解并践行“自律”在在线学习中的核心作用；</w:t>
            </w:r>
            <w:ins w:id="53" w:author="今天恰酸菜鱼了吗" w:date="2025-12-28T23:25:20Z">
              <w:r>
                <w:rPr>
                  <w:rFonts w:hint="eastAsia"/>
                  <w:vertAlign w:val="baseline"/>
                  <w:lang w:val="en-US" w:eastAsia="zh-CN"/>
                </w:rPr>
                <w:t>培养学生对AI回答的批判性思维，避免盲目依赖</w:t>
              </w:r>
            </w:ins>
            <w:ins w:id="54" w:author="今天恰酸菜鱼了吗" w:date="2025-12-28T23:25:24Z">
              <w:r>
                <w:rPr>
                  <w:rFonts w:hint="eastAsia"/>
                  <w:vertAlign w:val="baseline"/>
                  <w:lang w:val="en-US" w:eastAsia="zh-CN"/>
                </w:rPr>
                <w:t>；</w:t>
              </w:r>
            </w:ins>
            <w:r>
              <w:rPr>
                <w:rFonts w:hint="eastAsia"/>
                <w:vertAlign w:val="baseline"/>
                <w:lang w:val="en-US" w:eastAsia="zh-CN"/>
              </w:rPr>
              <w:t>激发学生对在线学习深层问题的思考。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</w:t>
            </w:r>
            <w:r>
              <w:rPr>
                <w:rFonts w:hint="eastAsia"/>
                <w:vertAlign w:val="baseline"/>
              </w:rPr>
              <w:t>、教学过程</w:t>
            </w: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（一）课程导入（5分钟）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1.课前知识回顾：教师：“经过上节课的学习，相信大家对域名和域名的作用有了清晰的了解。”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引入课程：教师：“同学们好！今天我们一起来探讨一个与我们学习生活息息相关的话题——在线学习。它不仅仅是把课堂搬到网上，更是一场深刻的学习新变革。可是，新变革具体是什么呢？带着这个问题我们来看一段有关王亚萍老师的天宫课堂的小视频吧！”（学生观看视频）；视频中我们可以看到，王老师在遥远的空间站进行授课，全国数以万计的学生通过互联网，实时观看互动。（稍作停顿）这堂课，和你平时坐在教室里上的课，有什么根本的不同？（等待学生回答） 没错，这堂课打破了空间的距离！这就是在线学习带来的巨大变革之一。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（二）拆解突破（10分钟）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1.变革一：打破时空限制（3分钟）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PPT展示：“在家看回放”“网课学习”场景图，</w:t>
            </w:r>
          </w:p>
          <w:p>
            <w:pPr>
              <w:rPr>
                <w:ins w:id="55" w:author="今天恰酸菜鱼了吗" w:date="2025-12-29T10:06:25Z"/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：“在线学习为我们带来了三新变革。首先就是，它打破了时间和空间的限制。传统的线下学习，我们必须按时到校，走进固定的教室。而在线学习，就像‘天宫课堂’一样，让我们可以随时随地学习。今天生病在家，也能通过看课程回放跟上进度，真正做到‘处处能学、时时可学’”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ins w:id="56" w:author="今天恰酸菜鱼了吗" w:date="2025-12-29T10:06:25Z">
              <w:r>
                <w:rPr>
                  <w:rFonts w:hint="eastAsia"/>
                  <w:vertAlign w:val="baseline"/>
                  <w:lang w:val="en-US" w:eastAsia="zh-CN"/>
                </w:rPr>
                <w:t>互动：“有没有生病在家用网课跟上进度的经历？分享1个细节”（抽1名学生分享，结合其回答判断是否理解“时空突破”）</w:t>
              </w:r>
            </w:ins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2.变革二：海量资源（4分钟）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PPT展示：资源的提供带来的便利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教师：“这些在线学习平台为我们提供了丰富的学习资源，比如我们记单词用的百词斩这些app、哔哩哔哩等线上平台，我们国家的国家中小学智慧教育平台，上面有8.8万条资源，10个板块，565册课程资源。”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ins w:id="57" w:author="今天恰酸菜鱼了吗" w:date="2025-12-29T10:04:02Z">
              <w:r>
                <w:rPr>
                  <w:rFonts w:hint="eastAsia"/>
                  <w:vertAlign w:val="baseline"/>
                  <w:lang w:val="en-US" w:eastAsia="zh-CN"/>
                </w:rPr>
                <w:t>实操任务：下发“资源检索任务单”（查找七年级数学“一元一次方程”课后练习），学生登录平台实操（2分钟），结束后请1名学生演示步骤</w:t>
              </w:r>
            </w:ins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3.变革三：个性化学习（3分钟）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PPT展示：实现个性化学习的场景图</w:t>
            </w:r>
            <w:ins w:id="58" w:author="今天恰酸菜鱼了吗" w:date="2025-12-29T10:05:37Z">
              <w:r>
                <w:rPr>
                  <w:rFonts w:hint="eastAsia"/>
                  <w:vertAlign w:val="baseline"/>
                  <w:lang w:val="en-US" w:eastAsia="zh-CN"/>
                </w:rPr>
                <w:t>、</w:t>
              </w:r>
            </w:ins>
            <w:ins w:id="59" w:author="今天恰酸菜鱼了吗" w:date="2025-12-29T10:05:49Z">
              <w:r>
                <w:rPr>
                  <w:rFonts w:hint="eastAsia"/>
                  <w:vertAlign w:val="baseline"/>
                  <w:lang w:val="en-US" w:eastAsia="zh-CN"/>
                </w:rPr>
                <w:t>举例说明在线平台功能</w:t>
              </w:r>
            </w:ins>
          </w:p>
          <w:p>
            <w:pPr>
              <w:rPr>
                <w:ins w:id="60" w:author="今天恰酸菜鱼了吗" w:date="2025-12-29T10:06:49Z"/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：“在线学习平台还能让我们根据自己的特点实现个性化学习。比如不擅长物理的同学可以搜索物理讲解视频观看，英语口语不流利的同学跟着app练习口语。后台还能够记录你的学习记录，制定个人学习计划。”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ins w:id="61" w:author="今天恰酸菜鱼了吗" w:date="2025-12-29T10:07:12Z">
              <w:r>
                <w:rPr>
                  <w:rFonts w:hint="eastAsia"/>
                  <w:vertAlign w:val="baseline"/>
                  <w:lang w:val="en-US" w:eastAsia="zh-CN"/>
                </w:rPr>
                <w:t>互动</w:t>
              </w:r>
            </w:ins>
            <w:ins w:id="62" w:author="今天恰酸菜鱼了吗" w:date="2025-12-29T10:07:06Z">
              <w:r>
                <w:rPr>
                  <w:rFonts w:hint="default"/>
                  <w:vertAlign w:val="baseline"/>
                  <w:lang w:val="en-US" w:eastAsia="zh-CN"/>
                </w:rPr>
                <w:t>：“你用过哪些个性化学习功能</w:t>
              </w:r>
            </w:ins>
            <w:ins w:id="63" w:author="今天恰酸菜鱼了吗" w:date="2025-12-29T10:07:18Z">
              <w:r>
                <w:rPr>
                  <w:rFonts w:hint="eastAsia"/>
                  <w:vertAlign w:val="baseline"/>
                  <w:lang w:val="en-US" w:eastAsia="zh-CN"/>
                </w:rPr>
                <w:t>平台</w:t>
              </w:r>
            </w:ins>
            <w:ins w:id="64" w:author="今天恰酸菜鱼了吗" w:date="2025-12-29T10:07:06Z">
              <w:r>
                <w:rPr>
                  <w:rFonts w:hint="default"/>
                  <w:vertAlign w:val="baseline"/>
                  <w:lang w:val="en-US" w:eastAsia="zh-CN"/>
                </w:rPr>
                <w:t>？”（抽1名学生回答，验证对“个性化学习”的理解）。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（三）问题与挑战：案例速析（10分钟）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1.ppt展示：五个生活案例</w:t>
            </w:r>
            <w:ins w:id="65" w:author="今天恰酸菜鱼了吗" w:date="2025-12-29T10:10:15Z">
              <w:r>
                <w:rPr>
                  <w:rFonts w:hint="eastAsia"/>
                  <w:vertAlign w:val="baseline"/>
                  <w:lang w:val="en-US" w:eastAsia="zh-CN"/>
                </w:rPr>
                <w:t>、</w:t>
              </w:r>
            </w:ins>
            <w:ins w:id="66" w:author="今天恰酸菜鱼了吗" w:date="2025-12-29T10:10:31Z">
              <w:r>
                <w:rPr>
                  <w:rFonts w:hint="eastAsia"/>
                  <w:vertAlign w:val="baseline"/>
                  <w:lang w:val="en-US" w:eastAsia="zh-CN"/>
                </w:rPr>
                <w:t>问题</w:t>
              </w:r>
            </w:ins>
            <w:ins w:id="67" w:author="今天恰酸菜鱼了吗" w:date="2025-12-29T10:10:22Z">
              <w:r>
                <w:rPr>
                  <w:rFonts w:hint="eastAsia"/>
                  <w:vertAlign w:val="baseline"/>
                  <w:lang w:val="en-US" w:eastAsia="zh-CN"/>
                </w:rPr>
                <w:t>归纳</w:t>
              </w:r>
            </w:ins>
            <w:ins w:id="68" w:author="今天恰酸菜鱼了吗" w:date="2025-12-29T10:10:24Z">
              <w:r>
                <w:rPr>
                  <w:rFonts w:hint="eastAsia"/>
                  <w:vertAlign w:val="baseline"/>
                  <w:lang w:val="en-US" w:eastAsia="zh-CN"/>
                </w:rPr>
                <w:t>总结</w:t>
              </w:r>
            </w:ins>
            <w:ins w:id="69" w:author="今天恰酸菜鱼了吗" w:date="2025-12-29T10:10:27Z">
              <w:r>
                <w:rPr>
                  <w:rFonts w:hint="eastAsia"/>
                  <w:vertAlign w:val="baseline"/>
                  <w:lang w:val="en-US" w:eastAsia="zh-CN"/>
                </w:rPr>
                <w:t>表</w:t>
              </w:r>
            </w:ins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2.教师：“说完在线学习的优点，那它有没有缺点呢？这里有五个案例，请同学们仔细思考后进行小组讨论交换观点，限时5钟。”（利用随机抽签系统点名）；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</w:t>
            </w:r>
            <w:commentRangeStart w:id="2"/>
            <w:r>
              <w:rPr>
                <w:rFonts w:hint="eastAsia"/>
                <w:vertAlign w:val="baseline"/>
                <w:lang w:val="en-US" w:eastAsia="zh-CN"/>
              </w:rPr>
              <w:t>总结：归纳5类问题</w:t>
            </w:r>
            <w:commentRangeEnd w:id="2"/>
            <w:r>
              <w:commentReference w:id="2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（四）解决办法（12分钟）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1.PPT展示：针对五个案例提出方法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2.教师：讲解各类问题应对办法（3分钟）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提问：“针对‘资源筛选难’，除了优先正规平台，还有其他办法吗？。回答的同学我会增加他们的课堂表现分，限时两分钟。”（抽2名学生回答，判断是否掌握对策；对不同学生的表现给予不同的评价和反馈）（4分钟）</w:t>
            </w:r>
          </w:p>
          <w:p>
            <w:pPr>
              <w:rPr>
                <w:ins w:id="70" w:author="今天恰酸菜鱼了吗" w:date="2025-12-29T10:19:38Z"/>
                <w:rFonts w:hint="eastAsia"/>
                <w:vertAlign w:val="baseline"/>
                <w:lang w:val="en-US" w:eastAsia="zh-CN"/>
              </w:rPr>
            </w:pPr>
            <w:ins w:id="71" w:author="今天恰酸菜鱼了吗" w:date="2025-12-29T10:19:38Z">
              <w:r>
                <w:rPr>
                  <w:rFonts w:hint="eastAsia"/>
                  <w:vertAlign w:val="baseline"/>
                  <w:lang w:val="en-US" w:eastAsia="zh-CN"/>
                </w:rPr>
                <w:t>4.AI工具实操（5分钟）</w:t>
              </w:r>
            </w:ins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ins w:id="72" w:author="今天恰酸菜鱼了吗" w:date="2025-12-29T10:19:38Z">
              <w:r>
                <w:rPr>
                  <w:rFonts w:hint="eastAsia"/>
                  <w:vertAlign w:val="baseline"/>
                  <w:lang w:val="en-US" w:eastAsia="zh-CN"/>
                </w:rPr>
                <w:t>实操：教师带领学生用教学设备打开AI工具（如豆包），输入“七年级语文《春》的中心思想怎么分析？”，对照教材分析AI的优缺点，培养学生批判性思维。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（五）课程总结与课后任务（8分钟，讲授法+任务布置）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1.知识梳理（3分钟）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根据板书和ppt内容带领学生回顾，</w:t>
            </w:r>
            <w:ins w:id="73" w:author="今天恰酸菜鱼了吗" w:date="2025-12-29T10:21:01Z">
              <w:r>
                <w:rPr>
                  <w:rFonts w:hint="eastAsia"/>
                  <w:vertAlign w:val="baseline"/>
                  <w:lang w:val="en-US" w:eastAsia="zh-CN"/>
                </w:rPr>
                <w:t>重点标记“平台实操”“AI使用边界”</w:t>
              </w:r>
            </w:ins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2.小组竞赛（3分钟）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任务：“每组1分钟内，说1个突破+1个问题+1个对策，说对1组得1分，最高分得‘最佳学习小组’积分”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3.课后任务（2分钟）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任务1：撰写“我的在线学习优化方案”，包含“常用在线学习方式、2个问题、对应办法”（不少于300字）。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任务2：登录国家中小学智慧教育平台，下载1个薄弱学科资源（如数学错题本），下节课分享。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七、教学评价</w:t>
            </w:r>
          </w:p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1.过程性评价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课堂互动：记录学生主动发言次数、回答准确性- </w:t>
            </w:r>
          </w:p>
          <w:p>
            <w:pPr>
              <w:rPr>
                <w:ins w:id="74" w:author="今天恰酸菜鱼了吗" w:date="2025-12-29T10:28:52Z"/>
                <w:rFonts w:hint="eastAsia"/>
                <w:vertAlign w:val="baseline"/>
                <w:lang w:val="en-US" w:eastAsia="zh-CN"/>
              </w:rPr>
            </w:pPr>
            <w:ins w:id="75" w:author="今天恰酸菜鱼了吗" w:date="2025-12-29T10:28:52Z">
              <w:r>
                <w:rPr>
                  <w:rFonts w:hint="eastAsia"/>
                  <w:vertAlign w:val="baseline"/>
                  <w:lang w:val="en-US" w:eastAsia="zh-CN"/>
                </w:rPr>
                <w:t>实操表现：检查平台检索步骤正确性、对于AI工具的分析是否正确</w:t>
              </w:r>
            </w:ins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小组讨论：观察学生参与度、发言人表达清晰度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2.总结性评价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课后任务1：对学生提交的结果进行评价与修改，明确学生对于知识的清晰度。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 课后任务2：</w:t>
            </w:r>
            <w:ins w:id="76" w:author="今天恰酸菜鱼了吗" w:date="2025-12-29T10:31:54Z">
              <w:r>
                <w:rPr>
                  <w:rFonts w:hint="eastAsia"/>
                  <w:vertAlign w:val="baseline"/>
                  <w:lang w:val="en-US" w:eastAsia="zh-CN"/>
                </w:rPr>
                <w:t>检查学生检索的资源是否符合“薄弱学科+正规平台”要求，下节课分享时，对学生使用效果进行评价，适当提出建议。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</w:t>
            </w:r>
            <w:r>
              <w:rPr>
                <w:rFonts w:hint="eastAsia"/>
                <w:vertAlign w:val="baseline"/>
              </w:rPr>
              <w:t>、教学反思</w:t>
            </w:r>
          </w:p>
        </w:tc>
        <w:tc>
          <w:tcPr>
            <w:tcW w:w="681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1.成功点：</w:t>
            </w:r>
            <w:ins w:id="77" w:author="今天恰酸菜鱼了吗" w:date="2025-12-29T10:27:20Z">
              <w:r>
                <w:rPr>
                  <w:rFonts w:hint="eastAsia"/>
                  <w:vertAlign w:val="baseline"/>
                  <w:lang w:val="en-US" w:eastAsia="zh-CN"/>
                </w:rPr>
                <w:t>“视频导入+实操+竞赛”</w:t>
              </w:r>
            </w:ins>
            <w:r>
              <w:rPr>
                <w:rFonts w:hint="eastAsia"/>
                <w:vertAlign w:val="baseline"/>
                <w:lang w:val="en-US" w:eastAsia="zh-CN"/>
              </w:rPr>
              <w:t>符合七年级认知，</w:t>
            </w:r>
            <w:ins w:id="78" w:author="今天恰酸菜鱼了吗" w:date="2025-12-29T10:27:32Z">
              <w:r>
                <w:rPr>
                  <w:rFonts w:hint="eastAsia"/>
                  <w:vertAlign w:val="baseline"/>
                  <w:lang w:val="en-US" w:eastAsia="zh-CN"/>
                </w:rPr>
                <w:t>新增AI工具内容贴合趋势，</w:t>
              </w:r>
            </w:ins>
            <w:r>
              <w:rPr>
                <w:rFonts w:hint="eastAsia"/>
                <w:vertAlign w:val="baseline"/>
                <w:lang w:val="en-US" w:eastAsia="zh-CN"/>
              </w:rPr>
              <w:t>能激发兴趣，且各环节均对应评价标准，可及时判断目标达成度。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2.改进点：若网络卡顿，提前录屏平台使用、AI使用演示视频；</w:t>
            </w:r>
            <w:ins w:id="79" w:author="今天恰酸菜鱼了吗" w:date="2025-12-29T10:28:32Z">
              <w:r>
                <w:rPr>
                  <w:rFonts w:hint="eastAsia"/>
                  <w:vertAlign w:val="baseline"/>
                  <w:lang w:val="en-US" w:eastAsia="zh-CN"/>
                </w:rPr>
                <w:t>对操作不熟练学生，安排“小助手”一对一指导；课后任务1应提供“方案模板”，降低写作难度。</w:t>
              </w:r>
            </w:ins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今天恰酸菜鱼了吗" w:date="2025-12-28T23:18:35Z" w:initials="">
    <w:p w14:paraId="7108158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完善目标</w:t>
      </w:r>
    </w:p>
  </w:comment>
  <w:comment w:id="1" w:author="今天恰酸菜鱼了吗" w:date="2025-12-28T23:27:49Z" w:initials="">
    <w:p w14:paraId="5B7E2D9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根据AI工具的教学内容添加，适当增加教学目标</w:t>
      </w:r>
    </w:p>
  </w:comment>
  <w:comment w:id="2" w:author="今天恰酸菜鱼了吗" w:date="2025-12-29T10:10:39Z" w:initials="">
    <w:p w14:paraId="1AF774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总结问题，让学生有清晰的框架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081582" w15:done="0"/>
  <w15:commentEx w15:paraId="5B7E2D96" w15:done="0"/>
  <w15:commentEx w15:paraId="1AF7744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今天恰酸菜鱼了吗">
    <w15:presenceInfo w15:providerId="WPS Office" w15:userId="28269165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676532"/>
    <w:rsid w:val="182E5438"/>
    <w:rsid w:val="2A1B7D71"/>
    <w:rsid w:val="50CC543B"/>
    <w:rsid w:val="55676532"/>
    <w:rsid w:val="57414105"/>
    <w:rsid w:val="761E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2025-12-14T13:21:00Z</dcterms:created>
  <dc:creator>今天恰酸菜鱼了吗</dc:creator>
  <cp:lastModifiedBy>今天恰酸菜鱼了吗</cp:lastModifiedBy>
  <dcterms:modified xsi:type="dcterms:W3CDTF">2025-12-29T02:34:31Z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